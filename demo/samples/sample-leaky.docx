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SAMPLE - fictional proposal</w:t>
      </w:r>
    </w:p>
    <w:p>
      <w:r>
        <w:t>Remote sensing of seasonal sea-ice change</w:t>
      </w:r>
    </w:p>
    <w:p>
      <w:r>
        <w:t>This document is a demonstration fixture, not a funding application.</w:t>
      </w:r>
    </w:p>
    <w:p>
      <w:r>
        <w:t>All people named in document properties and markups are fictional.</w:t>
      </w:r>
    </w:p>
    <w:p>
      <w:r>
        <w:t>The proposed sample study compares seasonal satellite observations.</w:t>
      </w:r>
    </w:p>
    <w:p>
      <w:commentRangeStart w:id="0"/>
      <w:r>
        <w:t>Compare seasonal observations.</w:t>
      </w:r>
      <w:commentRangeEnd w:id="0"/>
      <w:r>
        <w:commentReference w:id="0"/>
      </w:r>
    </w:p>
    <w:p>
      <w:ins w:id="1" w:author="Teodor Anselm Vrabec" w:date="2026-10-24T00:00:00Z">
        <w:r>
          <w:t>SAMPLE tracked addition: include uncertainty estimates.</w:t>
        </w:r>
      </w:ins>
    </w:p>
    <w:p>
      <w:r>
        <w:t>Metadata checking does not assess the proposal text or clear it for submission.</w:t>
      </w:r>
    </w:p>
    <w:sectPr>
      <w:pgSz w:w="12240" w:h="15840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>
  <w:comment w:id="0" w:author="Marisol Quenby-Fairweather" w:date="2026-10-24T00:00:00Z">
    <w:p>
      <w:r>
        <w:t>SAMPLE comment: verify the comparison period.</w:t>
      </w:r>
    </w:p>
  </w:comment>
</w:comment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>
  <Application/>
  <Company/>
  <Manager/>
</Properties>
</file>

<file path=docProps/core.xml><?xml version="1.0" encoding="utf-8"?>
<cp:coreProperties xmlns:cp="http://schemas.openxmlformats.org/package/2006/metadata/core-properties" xmlns:dc="http://purl.org/dc/elements/1.1/">
  <dc:title>SAMPLE proposal for metadata demonstration</dc:title>
  <dc:creator>Marisol Quenby-Fairweather</dc:creator>
  <cp:lastModifiedBy>Teodor Anselm Vrabec</cp:lastModifiedBy>
</cp:coreProperties>
</file>